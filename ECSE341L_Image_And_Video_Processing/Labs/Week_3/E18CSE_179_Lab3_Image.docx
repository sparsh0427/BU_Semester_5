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7ED" w:rsidRPr="003810E3" w:rsidRDefault="003810E3">
      <w:pPr>
        <w:jc w:val="center"/>
        <w:rPr>
          <w:ins w:id="0" w:author="Microsoft account" w:date="2020-09-04T18:14:00Z"/>
          <w:b/>
          <w:sz w:val="52"/>
          <w:u w:val="single"/>
          <w:rPrChange w:id="1" w:author="Microsoft account" w:date="2020-09-04T18:14:00Z">
            <w:rPr>
              <w:ins w:id="2" w:author="Microsoft account" w:date="2020-09-04T18:14:00Z"/>
              <w:b/>
              <w:sz w:val="32"/>
              <w:u w:val="single"/>
            </w:rPr>
          </w:rPrChange>
        </w:rPr>
        <w:pPrChange w:id="3" w:author="Microsoft account" w:date="2020-09-04T18:14:00Z">
          <w:pPr/>
        </w:pPrChange>
      </w:pPr>
      <w:r w:rsidRPr="003810E3">
        <w:rPr>
          <w:b/>
          <w:sz w:val="44"/>
          <w:u w:val="single"/>
          <w:rPrChange w:id="4" w:author="Microsoft account" w:date="2020-09-04T18:14:00Z">
            <w:rPr>
              <w:b/>
              <w:sz w:val="32"/>
              <w:u w:val="single"/>
            </w:rPr>
          </w:rPrChange>
        </w:rPr>
        <w:t>LAB ASSIGNMENT 3 (IMAGE MANIPULATIONS)</w:t>
      </w:r>
    </w:p>
    <w:p w:rsidR="003810E3" w:rsidRDefault="003810E3">
      <w:pPr>
        <w:rPr>
          <w:ins w:id="5" w:author="Microsoft account" w:date="2020-09-04T18:14:00Z"/>
          <w:b/>
          <w:sz w:val="32"/>
          <w:u w:val="single"/>
        </w:rPr>
      </w:pPr>
    </w:p>
    <w:p w:rsidR="003810E3" w:rsidRDefault="003810E3">
      <w:pPr>
        <w:rPr>
          <w:ins w:id="6" w:author="Microsoft account" w:date="2020-09-04T18:16:00Z"/>
          <w:b/>
          <w:sz w:val="32"/>
          <w:u w:val="single"/>
        </w:rPr>
      </w:pPr>
      <w:ins w:id="7" w:author="Microsoft account" w:date="2020-09-04T18:14:00Z">
        <w:r>
          <w:rPr>
            <w:b/>
            <w:sz w:val="32"/>
            <w:u w:val="single"/>
          </w:rPr>
          <w:t xml:space="preserve">Code </w:t>
        </w:r>
        <w:proofErr w:type="gramStart"/>
        <w:r>
          <w:rPr>
            <w:b/>
            <w:sz w:val="32"/>
            <w:u w:val="single"/>
          </w:rPr>
          <w:t>( Input</w:t>
        </w:r>
      </w:ins>
      <w:proofErr w:type="gramEnd"/>
      <w:ins w:id="8" w:author="Microsoft account" w:date="2020-09-04T18:16:00Z">
        <w:r>
          <w:rPr>
            <w:b/>
            <w:sz w:val="32"/>
            <w:u w:val="single"/>
          </w:rPr>
          <w:t xml:space="preserve"> and </w:t>
        </w:r>
        <w:proofErr w:type="spellStart"/>
        <w:r>
          <w:rPr>
            <w:b/>
            <w:sz w:val="32"/>
            <w:u w:val="single"/>
          </w:rPr>
          <w:t>Ouput</w:t>
        </w:r>
        <w:proofErr w:type="spellEnd"/>
        <w:r>
          <w:rPr>
            <w:b/>
            <w:sz w:val="32"/>
            <w:u w:val="single"/>
          </w:rPr>
          <w:t xml:space="preserve"> ) :</w:t>
        </w:r>
      </w:ins>
    </w:p>
    <w:p w:rsidR="003810E3" w:rsidRPr="003810E3" w:rsidRDefault="003810E3">
      <w:pPr>
        <w:pStyle w:val="ListParagraph"/>
        <w:numPr>
          <w:ilvl w:val="0"/>
          <w:numId w:val="1"/>
        </w:numPr>
        <w:rPr>
          <w:ins w:id="9" w:author="Microsoft account" w:date="2020-09-04T18:17:00Z"/>
          <w:sz w:val="32"/>
          <w:u w:val="single"/>
          <w:rPrChange w:id="10" w:author="Microsoft account" w:date="2020-09-04T18:17:00Z">
            <w:rPr>
              <w:ins w:id="11" w:author="Microsoft account" w:date="2020-09-04T18:17:00Z"/>
            </w:rPr>
          </w:rPrChange>
        </w:rPr>
        <w:pPrChange w:id="12" w:author="Microsoft account" w:date="2020-09-04T18:17:00Z">
          <w:pPr/>
        </w:pPrChange>
      </w:pPr>
      <w:ins w:id="13" w:author="Microsoft account" w:date="2020-09-04T18:16:00Z">
        <w:r w:rsidRPr="003810E3">
          <w:rPr>
            <w:sz w:val="32"/>
            <w:u w:val="single"/>
            <w:rPrChange w:id="14" w:author="Microsoft account" w:date="2020-09-04T18:17:00Z">
              <w:rPr>
                <w:b/>
                <w:sz w:val="32"/>
                <w:u w:val="single"/>
              </w:rPr>
            </w:rPrChange>
          </w:rPr>
          <w:t>Converting image data structures:</w:t>
        </w:r>
      </w:ins>
    </w:p>
    <w:p w:rsidR="003810E3" w:rsidRDefault="003810E3">
      <w:pPr>
        <w:pStyle w:val="ListParagraph"/>
        <w:rPr>
          <w:ins w:id="15" w:author="Microsoft account" w:date="2020-09-04T18:17:00Z"/>
          <w:sz w:val="24"/>
        </w:rPr>
        <w:pPrChange w:id="16" w:author="Microsoft account" w:date="2020-09-04T18:17:00Z">
          <w:pPr/>
        </w:pPrChange>
      </w:pPr>
      <w:ins w:id="17" w:author="Microsoft account" w:date="2020-09-04T18:17:00Z">
        <w:r w:rsidRPr="003810E3">
          <w:rPr>
            <w:sz w:val="24"/>
            <w:rPrChange w:id="18" w:author="Microsoft account" w:date="2020-09-04T18:17:00Z">
              <w:rPr>
                <w:sz w:val="32"/>
                <w:u w:val="single"/>
              </w:rPr>
            </w:rPrChange>
          </w:rPr>
          <w:t xml:space="preserve">Create a </w:t>
        </w:r>
        <w:proofErr w:type="spellStart"/>
        <w:r w:rsidRPr="003810E3">
          <w:rPr>
            <w:sz w:val="24"/>
            <w:rPrChange w:id="19" w:author="Microsoft account" w:date="2020-09-04T18:17:00Z">
              <w:rPr>
                <w:sz w:val="32"/>
                <w:u w:val="single"/>
              </w:rPr>
            </w:rPrChange>
          </w:rPr>
          <w:t>numpy</w:t>
        </w:r>
        <w:proofErr w:type="spellEnd"/>
        <w:r w:rsidRPr="003810E3">
          <w:rPr>
            <w:sz w:val="24"/>
            <w:rPrChange w:id="20" w:author="Microsoft account" w:date="2020-09-04T18:17:00Z">
              <w:rPr>
                <w:sz w:val="32"/>
                <w:u w:val="single"/>
              </w:rPr>
            </w:rPrChange>
          </w:rPr>
          <w:t xml:space="preserve"> array from the Image object. You can read an image using PIL and convert it to </w:t>
        </w:r>
        <w:proofErr w:type="spellStart"/>
        <w:r w:rsidRPr="003810E3">
          <w:rPr>
            <w:sz w:val="24"/>
            <w:rPrChange w:id="21" w:author="Microsoft account" w:date="2020-09-04T18:17:00Z">
              <w:rPr>
                <w:sz w:val="32"/>
                <w:u w:val="single"/>
              </w:rPr>
            </w:rPrChange>
          </w:rPr>
          <w:t>numpy</w:t>
        </w:r>
        <w:proofErr w:type="spellEnd"/>
        <w:r w:rsidRPr="003810E3">
          <w:rPr>
            <w:sz w:val="24"/>
            <w:rPrChange w:id="22" w:author="Microsoft account" w:date="2020-09-04T18:17:00Z">
              <w:rPr>
                <w:sz w:val="32"/>
                <w:u w:val="single"/>
              </w:rPr>
            </w:rPrChange>
          </w:rPr>
          <w:t xml:space="preserve"> array.</w:t>
        </w:r>
      </w:ins>
    </w:p>
    <w:p w:rsidR="003810E3" w:rsidRDefault="003810E3">
      <w:pPr>
        <w:pStyle w:val="ListParagraph"/>
        <w:rPr>
          <w:ins w:id="23" w:author="Microsoft account" w:date="2020-09-04T18:17:00Z"/>
          <w:sz w:val="24"/>
        </w:rPr>
        <w:pPrChange w:id="24" w:author="Microsoft account" w:date="2020-09-04T18:17:00Z">
          <w:pPr/>
        </w:pPrChange>
      </w:pPr>
      <w:ins w:id="25" w:author="Microsoft account" w:date="2020-09-04T18:17:00Z">
        <w:r w:rsidRPr="003810E3">
          <w:rPr>
            <w:noProof/>
            <w:sz w:val="24"/>
            <w:lang w:eastAsia="en-IN"/>
            <w:rPrChange w:id="26" w:author="Unknown">
              <w:rPr>
                <w:noProof/>
                <w:lang w:eastAsia="en-IN"/>
              </w:rPr>
            </w:rPrChange>
          </w:rPr>
          <w:drawing>
            <wp:inline distT="0" distB="0" distL="0" distR="0" wp14:anchorId="777849B1" wp14:editId="68E70356">
              <wp:extent cx="3410426" cy="5182323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0426" cy="51823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pStyle w:val="ListParagraph"/>
        <w:rPr>
          <w:ins w:id="27" w:author="Microsoft account" w:date="2020-09-04T18:17:00Z"/>
          <w:sz w:val="24"/>
        </w:rPr>
        <w:pPrChange w:id="28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29" w:author="Microsoft account" w:date="2020-09-04T18:17:00Z"/>
          <w:sz w:val="24"/>
        </w:rPr>
        <w:pPrChange w:id="30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31" w:author="Microsoft account" w:date="2020-09-04T18:17:00Z"/>
          <w:sz w:val="24"/>
        </w:rPr>
        <w:pPrChange w:id="32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33" w:author="Microsoft account" w:date="2020-09-04T18:17:00Z"/>
          <w:sz w:val="24"/>
        </w:rPr>
        <w:pPrChange w:id="34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35" w:author="Microsoft account" w:date="2020-09-04T18:17:00Z"/>
          <w:sz w:val="24"/>
        </w:rPr>
        <w:pPrChange w:id="36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37" w:author="Microsoft account" w:date="2020-09-04T18:18:00Z"/>
          <w:sz w:val="24"/>
        </w:rPr>
        <w:pPrChange w:id="38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39" w:author="Microsoft account" w:date="2020-09-04T18:18:00Z"/>
          <w:sz w:val="24"/>
        </w:rPr>
        <w:pPrChange w:id="40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41" w:author="Microsoft account" w:date="2020-09-04T18:18:00Z"/>
          <w:sz w:val="24"/>
        </w:rPr>
        <w:pPrChange w:id="42" w:author="Microsoft account" w:date="2020-09-04T18:17:00Z">
          <w:pPr/>
        </w:pPrChange>
      </w:pPr>
    </w:p>
    <w:p w:rsidR="003810E3" w:rsidRDefault="003810E3">
      <w:pPr>
        <w:pStyle w:val="ListParagraph"/>
        <w:rPr>
          <w:ins w:id="43" w:author="Microsoft account" w:date="2020-09-04T18:18:00Z"/>
          <w:sz w:val="24"/>
        </w:rPr>
        <w:pPrChange w:id="44" w:author="Microsoft account" w:date="2020-09-04T18:17:00Z">
          <w:pPr/>
        </w:pPrChange>
      </w:pPr>
      <w:ins w:id="45" w:author="Microsoft account" w:date="2020-09-04T18:18:00Z">
        <w:r w:rsidRPr="003810E3">
          <w:rPr>
            <w:sz w:val="24"/>
          </w:rPr>
          <w:lastRenderedPageBreak/>
          <w:t xml:space="preserve">b) Reverse: Convert from </w:t>
        </w:r>
        <w:proofErr w:type="spellStart"/>
        <w:r w:rsidRPr="003810E3">
          <w:rPr>
            <w:sz w:val="24"/>
          </w:rPr>
          <w:t>numpy</w:t>
        </w:r>
        <w:proofErr w:type="spellEnd"/>
        <w:r w:rsidRPr="003810E3">
          <w:rPr>
            <w:sz w:val="24"/>
          </w:rPr>
          <w:t xml:space="preserve"> array into a PIL Image object.</w:t>
        </w:r>
      </w:ins>
    </w:p>
    <w:p w:rsidR="003810E3" w:rsidRDefault="003810E3">
      <w:pPr>
        <w:pStyle w:val="ListParagraph"/>
        <w:rPr>
          <w:ins w:id="46" w:author="Microsoft account" w:date="2020-09-04T18:18:00Z"/>
          <w:sz w:val="24"/>
        </w:rPr>
        <w:pPrChange w:id="47" w:author="Microsoft account" w:date="2020-09-04T18:17:00Z">
          <w:pPr/>
        </w:pPrChange>
      </w:pPr>
      <w:ins w:id="48" w:author="Microsoft account" w:date="2020-09-04T18:18:00Z">
        <w:r w:rsidRPr="003810E3">
          <w:rPr>
            <w:noProof/>
            <w:sz w:val="24"/>
            <w:lang w:eastAsia="en-IN"/>
            <w:rPrChange w:id="49" w:author="Unknown">
              <w:rPr>
                <w:noProof/>
                <w:lang w:eastAsia="en-IN"/>
              </w:rPr>
            </w:rPrChange>
          </w:rPr>
          <w:drawing>
            <wp:inline distT="0" distB="0" distL="0" distR="0" wp14:anchorId="03D41CD9" wp14:editId="0FF61E0D">
              <wp:extent cx="5731510" cy="3331845"/>
              <wp:effectExtent l="0" t="0" r="2540" b="190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31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pStyle w:val="ListParagraph"/>
        <w:rPr>
          <w:ins w:id="50" w:author="Microsoft account" w:date="2020-09-04T18:18:00Z"/>
          <w:sz w:val="24"/>
        </w:rPr>
        <w:pPrChange w:id="51" w:author="Microsoft account" w:date="2020-09-04T18:17:00Z">
          <w:pPr/>
        </w:pPrChange>
      </w:pPr>
    </w:p>
    <w:p w:rsidR="003810E3" w:rsidRDefault="003810E3">
      <w:pPr>
        <w:pStyle w:val="ListParagraph"/>
        <w:numPr>
          <w:ilvl w:val="0"/>
          <w:numId w:val="1"/>
        </w:numPr>
        <w:rPr>
          <w:ins w:id="52" w:author="Microsoft account" w:date="2020-09-04T18:18:00Z"/>
          <w:b/>
          <w:sz w:val="24"/>
          <w:u w:val="single"/>
        </w:rPr>
        <w:pPrChange w:id="53" w:author="Microsoft account" w:date="2020-09-04T18:18:00Z">
          <w:pPr/>
        </w:pPrChange>
      </w:pPr>
      <w:ins w:id="54" w:author="Microsoft account" w:date="2020-09-04T18:18:00Z">
        <w:r w:rsidRPr="003810E3">
          <w:rPr>
            <w:b/>
            <w:sz w:val="24"/>
            <w:u w:val="single"/>
            <w:rPrChange w:id="55" w:author="Microsoft account" w:date="2020-09-04T18:18:00Z">
              <w:rPr>
                <w:sz w:val="24"/>
              </w:rPr>
            </w:rPrChange>
          </w:rPr>
          <w:t>Converting from one file format to another. Read an image in one file format and save it to another: for example, from PNG to JPG.</w:t>
        </w:r>
      </w:ins>
    </w:p>
    <w:p w:rsidR="003810E3" w:rsidRDefault="003810E3">
      <w:pPr>
        <w:pStyle w:val="ListParagraph"/>
        <w:rPr>
          <w:ins w:id="56" w:author="Microsoft account" w:date="2020-09-04T18:19:00Z"/>
          <w:b/>
          <w:sz w:val="24"/>
          <w:u w:val="single"/>
        </w:rPr>
        <w:pPrChange w:id="57" w:author="Microsoft account" w:date="2020-09-04T18:18:00Z">
          <w:pPr/>
        </w:pPrChange>
      </w:pPr>
      <w:ins w:id="58" w:author="Microsoft account" w:date="2020-09-04T18:19:00Z">
        <w:r w:rsidRPr="003810E3">
          <w:rPr>
            <w:b/>
            <w:noProof/>
            <w:sz w:val="24"/>
            <w:u w:val="single"/>
            <w:lang w:eastAsia="en-IN"/>
            <w:rPrChange w:id="59" w:author="Unknown">
              <w:rPr>
                <w:noProof/>
                <w:lang w:eastAsia="en-IN"/>
              </w:rPr>
            </w:rPrChange>
          </w:rPr>
          <w:drawing>
            <wp:inline distT="0" distB="0" distL="0" distR="0" wp14:anchorId="43514959" wp14:editId="402BCAC5">
              <wp:extent cx="5731510" cy="3542665"/>
              <wp:effectExtent l="0" t="0" r="2540" b="63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pStyle w:val="ListParagraph"/>
        <w:rPr>
          <w:ins w:id="60" w:author="Microsoft account" w:date="2020-09-04T18:19:00Z"/>
          <w:b/>
          <w:sz w:val="24"/>
          <w:u w:val="single"/>
        </w:rPr>
        <w:pPrChange w:id="61" w:author="Microsoft account" w:date="2020-09-04T18:18:00Z">
          <w:pPr/>
        </w:pPrChange>
      </w:pPr>
    </w:p>
    <w:p w:rsidR="003810E3" w:rsidRDefault="003810E3">
      <w:pPr>
        <w:pStyle w:val="ListParagraph"/>
        <w:rPr>
          <w:ins w:id="62" w:author="Microsoft account" w:date="2020-09-04T18:19:00Z"/>
          <w:b/>
          <w:sz w:val="24"/>
          <w:u w:val="single"/>
        </w:rPr>
        <w:pPrChange w:id="63" w:author="Microsoft account" w:date="2020-09-04T18:18:00Z">
          <w:pPr/>
        </w:pPrChange>
      </w:pPr>
    </w:p>
    <w:p w:rsidR="003810E3" w:rsidRDefault="003810E3">
      <w:pPr>
        <w:pStyle w:val="ListParagraph"/>
        <w:rPr>
          <w:ins w:id="64" w:author="Microsoft account" w:date="2020-09-04T18:19:00Z"/>
          <w:b/>
          <w:sz w:val="24"/>
          <w:u w:val="single"/>
        </w:rPr>
        <w:pPrChange w:id="65" w:author="Microsoft account" w:date="2020-09-04T18:18:00Z">
          <w:pPr/>
        </w:pPrChange>
      </w:pPr>
    </w:p>
    <w:p w:rsidR="003810E3" w:rsidRDefault="003810E3">
      <w:pPr>
        <w:pStyle w:val="ListParagraph"/>
        <w:rPr>
          <w:ins w:id="66" w:author="Microsoft account" w:date="2020-09-04T18:19:00Z"/>
          <w:b/>
          <w:sz w:val="24"/>
          <w:u w:val="single"/>
        </w:rPr>
        <w:pPrChange w:id="67" w:author="Microsoft account" w:date="2020-09-04T18:18:00Z">
          <w:pPr/>
        </w:pPrChange>
      </w:pPr>
    </w:p>
    <w:p w:rsidR="003810E3" w:rsidRDefault="003810E3">
      <w:pPr>
        <w:pStyle w:val="ListParagraph"/>
        <w:rPr>
          <w:ins w:id="68" w:author="Microsoft account" w:date="2020-09-04T18:19:00Z"/>
          <w:b/>
          <w:sz w:val="24"/>
          <w:u w:val="single"/>
        </w:rPr>
        <w:pPrChange w:id="69" w:author="Microsoft account" w:date="2020-09-04T18:18:00Z">
          <w:pPr/>
        </w:pPrChange>
      </w:pPr>
    </w:p>
    <w:p w:rsidR="003810E3" w:rsidRDefault="003810E3">
      <w:pPr>
        <w:pStyle w:val="ListParagraph"/>
        <w:numPr>
          <w:ilvl w:val="0"/>
          <w:numId w:val="1"/>
        </w:numPr>
        <w:rPr>
          <w:ins w:id="70" w:author="Microsoft account" w:date="2020-09-04T18:19:00Z"/>
          <w:b/>
          <w:sz w:val="24"/>
          <w:u w:val="single"/>
        </w:rPr>
        <w:pPrChange w:id="71" w:author="Microsoft account" w:date="2020-09-04T18:19:00Z">
          <w:pPr/>
        </w:pPrChange>
      </w:pPr>
      <w:ins w:id="72" w:author="Microsoft account" w:date="2020-09-04T18:19:00Z">
        <w:r w:rsidRPr="003810E3">
          <w:rPr>
            <w:b/>
            <w:sz w:val="24"/>
            <w:u w:val="single"/>
          </w:rPr>
          <w:lastRenderedPageBreak/>
          <w:t>Cropping an Image: Take any RGB image as input and crop that image. Show input and output both together</w:t>
        </w:r>
      </w:ins>
    </w:p>
    <w:p w:rsidR="003810E3" w:rsidRDefault="003810E3">
      <w:pPr>
        <w:pStyle w:val="ListParagraph"/>
        <w:numPr>
          <w:ilvl w:val="0"/>
          <w:numId w:val="2"/>
        </w:numPr>
        <w:rPr>
          <w:ins w:id="73" w:author="Microsoft account" w:date="2020-09-04T18:19:00Z"/>
          <w:sz w:val="24"/>
        </w:rPr>
        <w:pPrChange w:id="74" w:author="Microsoft account" w:date="2020-09-04T18:19:00Z">
          <w:pPr/>
        </w:pPrChange>
      </w:pPr>
      <w:ins w:id="75" w:author="Microsoft account" w:date="2020-09-04T18:19:00Z">
        <w:r w:rsidRPr="003810E3">
          <w:rPr>
            <w:sz w:val="24"/>
            <w:rPrChange w:id="76" w:author="Microsoft account" w:date="2020-09-04T18:19:00Z">
              <w:rPr>
                <w:b/>
                <w:sz w:val="24"/>
                <w:u w:val="single"/>
              </w:rPr>
            </w:rPrChange>
          </w:rPr>
          <w:t>Using direct function in Python</w:t>
        </w:r>
      </w:ins>
    </w:p>
    <w:p w:rsidR="003810E3" w:rsidRDefault="003810E3">
      <w:pPr>
        <w:pStyle w:val="ListParagraph"/>
        <w:ind w:left="1080"/>
        <w:rPr>
          <w:ins w:id="77" w:author="Microsoft account" w:date="2020-09-04T18:20:00Z"/>
          <w:sz w:val="24"/>
        </w:rPr>
        <w:pPrChange w:id="78" w:author="Microsoft account" w:date="2020-09-04T18:19:00Z">
          <w:pPr/>
        </w:pPrChange>
      </w:pPr>
      <w:ins w:id="79" w:author="Microsoft account" w:date="2020-09-04T18:19:00Z">
        <w:r w:rsidRPr="003810E3">
          <w:rPr>
            <w:noProof/>
            <w:sz w:val="24"/>
            <w:lang w:eastAsia="en-IN"/>
            <w:rPrChange w:id="80" w:author="Unknown">
              <w:rPr>
                <w:noProof/>
                <w:lang w:eastAsia="en-IN"/>
              </w:rPr>
            </w:rPrChange>
          </w:rPr>
          <w:drawing>
            <wp:inline distT="0" distB="0" distL="0" distR="0" wp14:anchorId="3D0A7912" wp14:editId="3BF60CFD">
              <wp:extent cx="4887007" cy="4610743"/>
              <wp:effectExtent l="0" t="0" r="889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7007" cy="46107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pStyle w:val="ListParagraph"/>
        <w:ind w:left="1080"/>
        <w:rPr>
          <w:ins w:id="81" w:author="Microsoft account" w:date="2020-09-04T18:20:00Z"/>
          <w:sz w:val="24"/>
        </w:rPr>
        <w:pPrChange w:id="82" w:author="Microsoft account" w:date="2020-09-04T18:19:00Z">
          <w:pPr/>
        </w:pPrChange>
      </w:pPr>
    </w:p>
    <w:p w:rsidR="003810E3" w:rsidRDefault="003810E3">
      <w:pPr>
        <w:pStyle w:val="ListParagraph"/>
        <w:ind w:left="1080"/>
        <w:rPr>
          <w:ins w:id="83" w:author="Microsoft account" w:date="2020-09-04T18:20:00Z"/>
          <w:sz w:val="24"/>
        </w:rPr>
        <w:pPrChange w:id="84" w:author="Microsoft account" w:date="2020-09-04T18:19:00Z">
          <w:pPr/>
        </w:pPrChange>
      </w:pPr>
    </w:p>
    <w:p w:rsidR="003810E3" w:rsidRDefault="003810E3">
      <w:pPr>
        <w:pStyle w:val="ListParagraph"/>
        <w:numPr>
          <w:ilvl w:val="0"/>
          <w:numId w:val="2"/>
        </w:numPr>
        <w:rPr>
          <w:ins w:id="85" w:author="Microsoft account" w:date="2020-09-04T18:20:00Z"/>
          <w:sz w:val="24"/>
        </w:rPr>
        <w:pPrChange w:id="86" w:author="Microsoft account" w:date="2020-09-04T18:20:00Z">
          <w:pPr/>
        </w:pPrChange>
      </w:pPr>
      <w:ins w:id="87" w:author="Microsoft account" w:date="2020-09-04T18:20:00Z">
        <w:r w:rsidRPr="003810E3">
          <w:rPr>
            <w:sz w:val="24"/>
          </w:rPr>
          <w:t>Write your program using arrays and matrices. This is required to make you familiar with images and their dimensions</w:t>
        </w:r>
      </w:ins>
    </w:p>
    <w:p w:rsidR="003810E3" w:rsidRDefault="003810E3">
      <w:pPr>
        <w:pStyle w:val="ListParagraph"/>
        <w:ind w:left="1080"/>
        <w:rPr>
          <w:ins w:id="88" w:author="Microsoft account" w:date="2020-09-04T18:20:00Z"/>
          <w:sz w:val="24"/>
        </w:rPr>
        <w:pPrChange w:id="89" w:author="Microsoft account" w:date="2020-09-04T18:20:00Z">
          <w:pPr/>
        </w:pPrChange>
      </w:pPr>
      <w:ins w:id="90" w:author="Microsoft account" w:date="2020-09-04T18:20:00Z">
        <w:r w:rsidRPr="003810E3">
          <w:rPr>
            <w:noProof/>
            <w:sz w:val="24"/>
            <w:lang w:eastAsia="en-IN"/>
            <w:rPrChange w:id="91" w:author="Unknown">
              <w:rPr>
                <w:noProof/>
                <w:lang w:eastAsia="en-IN"/>
              </w:rPr>
            </w:rPrChange>
          </w:rPr>
          <w:lastRenderedPageBreak/>
          <w:drawing>
            <wp:inline distT="0" distB="0" distL="0" distR="0" wp14:anchorId="1C5F30F3" wp14:editId="6908AA1B">
              <wp:extent cx="4105848" cy="5020376"/>
              <wp:effectExtent l="0" t="0" r="9525" b="889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05848" cy="50203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pStyle w:val="ListParagraph"/>
        <w:ind w:left="1080"/>
        <w:rPr>
          <w:ins w:id="92" w:author="Microsoft account" w:date="2020-09-04T18:20:00Z"/>
          <w:sz w:val="24"/>
        </w:rPr>
        <w:pPrChange w:id="93" w:author="Microsoft account" w:date="2020-09-04T18:20:00Z">
          <w:pPr/>
        </w:pPrChange>
      </w:pPr>
    </w:p>
    <w:p w:rsidR="003810E3" w:rsidRPr="003810E3" w:rsidRDefault="003810E3">
      <w:pPr>
        <w:pStyle w:val="ListParagraph"/>
        <w:numPr>
          <w:ilvl w:val="0"/>
          <w:numId w:val="1"/>
        </w:numPr>
        <w:rPr>
          <w:ins w:id="94" w:author="Microsoft account" w:date="2020-09-04T18:20:00Z"/>
          <w:b/>
          <w:sz w:val="24"/>
          <w:u w:val="single"/>
          <w:rPrChange w:id="95" w:author="Microsoft account" w:date="2020-09-04T18:22:00Z">
            <w:rPr>
              <w:ins w:id="96" w:author="Microsoft account" w:date="2020-09-04T18:20:00Z"/>
              <w:sz w:val="24"/>
            </w:rPr>
          </w:rPrChange>
        </w:rPr>
        <w:pPrChange w:id="97" w:author="Microsoft account" w:date="2020-09-04T18:22:00Z">
          <w:pPr>
            <w:pStyle w:val="ListParagraph"/>
          </w:pPr>
        </w:pPrChange>
      </w:pPr>
      <w:ins w:id="98" w:author="Microsoft account" w:date="2020-09-04T18:20:00Z">
        <w:r w:rsidRPr="003810E3">
          <w:rPr>
            <w:b/>
            <w:sz w:val="24"/>
            <w:u w:val="single"/>
            <w:rPrChange w:id="99" w:author="Microsoft account" w:date="2020-09-04T18:22:00Z">
              <w:rPr>
                <w:sz w:val="24"/>
              </w:rPr>
            </w:rPrChange>
          </w:rPr>
          <w:t xml:space="preserve"> Negative of an image: Write a program to obtain negative of an image. Do not use any direct function. Suppose the intensity values of your input image vary from 0-255. Negative of an image can be obtained using following formula, where y is the intensity value of a pixel in output image and x is the intensity value of same pixel in input image.</w:t>
        </w:r>
      </w:ins>
    </w:p>
    <w:p w:rsidR="003810E3" w:rsidRPr="003810E3" w:rsidRDefault="003810E3" w:rsidP="003810E3">
      <w:pPr>
        <w:pStyle w:val="ListParagraph"/>
        <w:ind w:left="1080"/>
        <w:rPr>
          <w:ins w:id="100" w:author="Microsoft account" w:date="2020-09-04T18:20:00Z"/>
          <w:b/>
          <w:sz w:val="24"/>
          <w:u w:val="single"/>
          <w:rPrChange w:id="101" w:author="Microsoft account" w:date="2020-09-04T18:20:00Z">
            <w:rPr>
              <w:ins w:id="102" w:author="Microsoft account" w:date="2020-09-04T18:20:00Z"/>
              <w:sz w:val="24"/>
            </w:rPr>
          </w:rPrChange>
        </w:rPr>
      </w:pPr>
    </w:p>
    <w:p w:rsidR="003810E3" w:rsidRDefault="003810E3">
      <w:pPr>
        <w:ind w:left="360" w:firstLine="720"/>
        <w:rPr>
          <w:ins w:id="103" w:author="Microsoft account" w:date="2020-09-04T18:20:00Z"/>
          <w:b/>
          <w:sz w:val="24"/>
          <w:u w:val="single"/>
        </w:rPr>
        <w:pPrChange w:id="104" w:author="Microsoft account" w:date="2020-09-04T18:20:00Z">
          <w:pPr/>
        </w:pPrChange>
      </w:pPr>
      <w:ins w:id="105" w:author="Microsoft account" w:date="2020-09-04T18:20:00Z">
        <w:r w:rsidRPr="003810E3">
          <w:rPr>
            <w:b/>
            <w:sz w:val="24"/>
            <w:u w:val="single"/>
            <w:rPrChange w:id="106" w:author="Microsoft account" w:date="2020-09-04T18:20:00Z">
              <w:rPr/>
            </w:rPrChange>
          </w:rPr>
          <w:t xml:space="preserve">y = 255 </w:t>
        </w:r>
        <w:r>
          <w:rPr>
            <w:b/>
            <w:sz w:val="24"/>
            <w:u w:val="single"/>
          </w:rPr>
          <w:t>–</w:t>
        </w:r>
        <w:r w:rsidRPr="003810E3">
          <w:rPr>
            <w:b/>
            <w:sz w:val="24"/>
            <w:u w:val="single"/>
            <w:rPrChange w:id="107" w:author="Microsoft account" w:date="2020-09-04T18:20:00Z">
              <w:rPr/>
            </w:rPrChange>
          </w:rPr>
          <w:t xml:space="preserve"> x</w:t>
        </w:r>
      </w:ins>
    </w:p>
    <w:p w:rsidR="003810E3" w:rsidRDefault="003810E3">
      <w:pPr>
        <w:ind w:left="360" w:firstLine="720"/>
        <w:rPr>
          <w:ins w:id="108" w:author="Microsoft account" w:date="2020-09-04T18:21:00Z"/>
          <w:b/>
          <w:sz w:val="24"/>
          <w:u w:val="single"/>
        </w:rPr>
        <w:pPrChange w:id="109" w:author="Microsoft account" w:date="2020-09-04T18:20:00Z">
          <w:pPr/>
        </w:pPrChange>
      </w:pPr>
      <w:ins w:id="110" w:author="Microsoft account" w:date="2020-09-04T18:21:00Z">
        <w:r w:rsidRPr="003810E3">
          <w:rPr>
            <w:b/>
            <w:noProof/>
            <w:sz w:val="24"/>
            <w:u w:val="single"/>
            <w:lang w:eastAsia="en-IN"/>
            <w:rPrChange w:id="111" w:author="Unknown">
              <w:rPr>
                <w:noProof/>
                <w:lang w:eastAsia="en-IN"/>
              </w:rPr>
            </w:rPrChange>
          </w:rPr>
          <w:lastRenderedPageBreak/>
          <w:drawing>
            <wp:inline distT="0" distB="0" distL="0" distR="0" wp14:anchorId="724CE154" wp14:editId="3397D7FF">
              <wp:extent cx="4448796" cy="5068007"/>
              <wp:effectExtent l="0" t="0" r="952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8796" cy="50680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ind w:left="360" w:firstLine="720"/>
        <w:rPr>
          <w:ins w:id="112" w:author="Microsoft account" w:date="2020-09-04T18:21:00Z"/>
          <w:b/>
          <w:sz w:val="24"/>
          <w:u w:val="single"/>
        </w:rPr>
        <w:pPrChange w:id="113" w:author="Microsoft account" w:date="2020-09-04T18:20:00Z">
          <w:pPr/>
        </w:pPrChange>
      </w:pPr>
    </w:p>
    <w:p w:rsidR="003810E3" w:rsidRDefault="003810E3">
      <w:pPr>
        <w:pStyle w:val="ListParagraph"/>
        <w:numPr>
          <w:ilvl w:val="0"/>
          <w:numId w:val="1"/>
        </w:numPr>
        <w:rPr>
          <w:ins w:id="114" w:author="Microsoft account" w:date="2020-09-04T18:22:00Z"/>
          <w:b/>
          <w:sz w:val="24"/>
          <w:u w:val="single"/>
        </w:rPr>
        <w:pPrChange w:id="115" w:author="Microsoft account" w:date="2020-09-04T18:22:00Z">
          <w:pPr/>
        </w:pPrChange>
      </w:pPr>
      <w:ins w:id="116" w:author="Microsoft account" w:date="2020-09-04T18:21:00Z">
        <w:r w:rsidRPr="003810E3">
          <w:rPr>
            <w:b/>
            <w:sz w:val="24"/>
            <w:u w:val="single"/>
            <w:rPrChange w:id="117" w:author="Microsoft account" w:date="2020-09-04T18:22:00Z">
              <w:rPr/>
            </w:rPrChange>
          </w:rPr>
          <w:t xml:space="preserve">Creating a circular mask on the input image. The example of output image is below. Hint: Slicing and masking with </w:t>
        </w:r>
        <w:proofErr w:type="spellStart"/>
        <w:r w:rsidRPr="003810E3">
          <w:rPr>
            <w:b/>
            <w:sz w:val="24"/>
            <w:u w:val="single"/>
            <w:rPrChange w:id="118" w:author="Microsoft account" w:date="2020-09-04T18:22:00Z">
              <w:rPr/>
            </w:rPrChange>
          </w:rPr>
          <w:t>numpy</w:t>
        </w:r>
        <w:proofErr w:type="spellEnd"/>
        <w:r w:rsidRPr="003810E3">
          <w:rPr>
            <w:b/>
            <w:sz w:val="24"/>
            <w:u w:val="single"/>
            <w:rPrChange w:id="119" w:author="Microsoft account" w:date="2020-09-04T18:22:00Z">
              <w:rPr/>
            </w:rPrChange>
          </w:rPr>
          <w:t xml:space="preserve"> arrays can be used to create a circular mask on the input image.</w:t>
        </w:r>
      </w:ins>
    </w:p>
    <w:p w:rsidR="003810E3" w:rsidRDefault="003810E3">
      <w:pPr>
        <w:rPr>
          <w:ins w:id="120" w:author="Microsoft account" w:date="2020-09-04T18:22:00Z"/>
          <w:b/>
          <w:sz w:val="24"/>
          <w:u w:val="single"/>
        </w:rPr>
      </w:pPr>
      <w:ins w:id="121" w:author="Microsoft account" w:date="2020-09-04T18:22:00Z">
        <w:r w:rsidRPr="003810E3">
          <w:rPr>
            <w:b/>
            <w:noProof/>
            <w:sz w:val="24"/>
            <w:u w:val="single"/>
            <w:lang w:eastAsia="en-IN"/>
            <w:rPrChange w:id="122" w:author="Unknown">
              <w:rPr>
                <w:noProof/>
                <w:lang w:eastAsia="en-IN"/>
              </w:rPr>
            </w:rPrChange>
          </w:rPr>
          <w:lastRenderedPageBreak/>
          <w:drawing>
            <wp:inline distT="0" distB="0" distL="0" distR="0" wp14:anchorId="692133CD" wp14:editId="0D8D1583">
              <wp:extent cx="5144218" cy="4134427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4218" cy="41344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rPr>
          <w:ins w:id="123" w:author="Microsoft account" w:date="2020-09-04T18:22:00Z"/>
          <w:b/>
          <w:sz w:val="24"/>
          <w:u w:val="single"/>
        </w:rPr>
      </w:pPr>
    </w:p>
    <w:p w:rsidR="003810E3" w:rsidRDefault="003810E3">
      <w:pPr>
        <w:pStyle w:val="ListParagraph"/>
        <w:numPr>
          <w:ilvl w:val="0"/>
          <w:numId w:val="1"/>
        </w:numPr>
        <w:rPr>
          <w:ins w:id="124" w:author="Microsoft account" w:date="2020-09-04T18:22:00Z"/>
          <w:b/>
          <w:sz w:val="24"/>
          <w:u w:val="single"/>
        </w:rPr>
        <w:pPrChange w:id="125" w:author="Microsoft account" w:date="2020-09-04T18:22:00Z">
          <w:pPr/>
        </w:pPrChange>
      </w:pPr>
      <w:ins w:id="126" w:author="Microsoft account" w:date="2020-09-04T18:22:00Z">
        <w:r w:rsidRPr="003810E3">
          <w:rPr>
            <w:b/>
            <w:sz w:val="24"/>
            <w:u w:val="single"/>
            <w:rPrChange w:id="127" w:author="Microsoft account" w:date="2020-09-04T18:22:00Z">
              <w:rPr/>
            </w:rPrChange>
          </w:rPr>
          <w:t xml:space="preserve"> Reading and displaying multiple images at once</w:t>
        </w:r>
      </w:ins>
    </w:p>
    <w:p w:rsidR="003810E3" w:rsidRDefault="003810E3">
      <w:pPr>
        <w:rPr>
          <w:ins w:id="128" w:author="Microsoft account" w:date="2020-09-04T18:23:00Z"/>
          <w:b/>
          <w:sz w:val="24"/>
          <w:u w:val="single"/>
        </w:rPr>
      </w:pPr>
      <w:ins w:id="129" w:author="Microsoft account" w:date="2020-09-04T18:23:00Z">
        <w:r w:rsidRPr="003810E3">
          <w:rPr>
            <w:b/>
            <w:noProof/>
            <w:sz w:val="24"/>
            <w:u w:val="single"/>
            <w:lang w:eastAsia="en-IN"/>
            <w:rPrChange w:id="130" w:author="Unknown">
              <w:rPr>
                <w:noProof/>
                <w:lang w:eastAsia="en-IN"/>
              </w:rPr>
            </w:rPrChange>
          </w:rPr>
          <w:lastRenderedPageBreak/>
          <w:drawing>
            <wp:inline distT="0" distB="0" distL="0" distR="0" wp14:anchorId="6436A21E" wp14:editId="5E97199A">
              <wp:extent cx="4925112" cy="5029902"/>
              <wp:effectExtent l="0" t="0" r="889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5112" cy="50299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Default="003810E3">
      <w:pPr>
        <w:rPr>
          <w:ins w:id="131" w:author="Microsoft account" w:date="2020-09-04T18:23:00Z"/>
          <w:b/>
          <w:sz w:val="24"/>
          <w:u w:val="single"/>
        </w:rPr>
      </w:pPr>
    </w:p>
    <w:p w:rsidR="003810E3" w:rsidRDefault="003810E3">
      <w:pPr>
        <w:pStyle w:val="ListParagraph"/>
        <w:numPr>
          <w:ilvl w:val="0"/>
          <w:numId w:val="1"/>
        </w:numPr>
        <w:rPr>
          <w:ins w:id="132" w:author="Microsoft account" w:date="2020-09-04T18:23:00Z"/>
          <w:b/>
          <w:sz w:val="24"/>
          <w:u w:val="single"/>
        </w:rPr>
        <w:pPrChange w:id="133" w:author="Microsoft account" w:date="2020-09-04T18:23:00Z">
          <w:pPr/>
        </w:pPrChange>
      </w:pPr>
      <w:ins w:id="134" w:author="Microsoft account" w:date="2020-09-04T18:23:00Z">
        <w:r w:rsidRPr="003810E3">
          <w:rPr>
            <w:b/>
            <w:sz w:val="24"/>
            <w:u w:val="single"/>
            <w:rPrChange w:id="135" w:author="Microsoft account" w:date="2020-09-04T18:23:00Z">
              <w:rPr/>
            </w:rPrChange>
          </w:rPr>
          <w:t>Create a thumbnail from an image.</w:t>
        </w:r>
      </w:ins>
    </w:p>
    <w:p w:rsidR="003810E3" w:rsidRPr="003810E3" w:rsidRDefault="003810E3">
      <w:pPr>
        <w:ind w:left="360"/>
        <w:rPr>
          <w:ins w:id="136" w:author="Microsoft account" w:date="2020-09-04T18:22:00Z"/>
          <w:b/>
          <w:sz w:val="24"/>
          <w:u w:val="single"/>
          <w:rPrChange w:id="137" w:author="Microsoft account" w:date="2020-09-04T18:23:00Z">
            <w:rPr>
              <w:ins w:id="138" w:author="Microsoft account" w:date="2020-09-04T18:22:00Z"/>
            </w:rPr>
          </w:rPrChange>
        </w:rPr>
        <w:pPrChange w:id="139" w:author="Microsoft account" w:date="2020-09-04T18:23:00Z">
          <w:pPr/>
        </w:pPrChange>
      </w:pPr>
      <w:ins w:id="140" w:author="Microsoft account" w:date="2020-09-04T18:23:00Z">
        <w:r w:rsidRPr="003810E3">
          <w:rPr>
            <w:b/>
            <w:noProof/>
            <w:sz w:val="24"/>
            <w:u w:val="single"/>
            <w:lang w:eastAsia="en-IN"/>
            <w:rPrChange w:id="141" w:author="Unknown">
              <w:rPr>
                <w:noProof/>
                <w:lang w:eastAsia="en-IN"/>
              </w:rPr>
            </w:rPrChange>
          </w:rPr>
          <w:lastRenderedPageBreak/>
          <w:drawing>
            <wp:inline distT="0" distB="0" distL="0" distR="0" wp14:anchorId="4456744E" wp14:editId="6BBA8740">
              <wp:extent cx="5731510" cy="3852545"/>
              <wp:effectExtent l="0" t="0" r="254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52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10E3" w:rsidRPr="003810E3" w:rsidRDefault="003810E3">
      <w:pPr>
        <w:ind w:left="360"/>
        <w:rPr>
          <w:ins w:id="142" w:author="Microsoft account" w:date="2020-09-04T18:21:00Z"/>
          <w:b/>
          <w:sz w:val="24"/>
          <w:u w:val="single"/>
          <w:rPrChange w:id="143" w:author="Microsoft account" w:date="2020-09-04T18:21:00Z">
            <w:rPr>
              <w:ins w:id="144" w:author="Microsoft account" w:date="2020-09-04T18:21:00Z"/>
            </w:rPr>
          </w:rPrChange>
        </w:rPr>
        <w:pPrChange w:id="145" w:author="Microsoft account" w:date="2020-09-04T18:21:00Z">
          <w:pPr/>
        </w:pPrChange>
      </w:pPr>
    </w:p>
    <w:p w:rsidR="003810E3" w:rsidRDefault="001504FD" w:rsidP="001504FD">
      <w:pPr>
        <w:pStyle w:val="ListParagraph"/>
        <w:numPr>
          <w:ilvl w:val="0"/>
          <w:numId w:val="1"/>
        </w:numPr>
        <w:rPr>
          <w:ins w:id="146" w:author="Microsoft account" w:date="2020-09-04T19:33:00Z"/>
          <w:b/>
          <w:sz w:val="24"/>
          <w:u w:val="single"/>
        </w:rPr>
        <w:pPrChange w:id="147" w:author="Microsoft account" w:date="2020-09-04T19:31:00Z">
          <w:pPr/>
        </w:pPrChange>
      </w:pPr>
      <w:ins w:id="148" w:author="Microsoft account" w:date="2020-09-04T19:31:00Z">
        <w:r w:rsidRPr="001504FD">
          <w:rPr>
            <w:b/>
            <w:sz w:val="24"/>
            <w:u w:val="single"/>
          </w:rPr>
          <w:t xml:space="preserve"> Drawing on an image in Python:</w:t>
        </w:r>
      </w:ins>
    </w:p>
    <w:p w:rsidR="001504FD" w:rsidRDefault="001504FD" w:rsidP="001504FD">
      <w:pPr>
        <w:pStyle w:val="ListParagraph"/>
        <w:rPr>
          <w:ins w:id="149" w:author="Microsoft account" w:date="2020-09-04T19:31:00Z"/>
          <w:b/>
          <w:sz w:val="24"/>
          <w:u w:val="single"/>
        </w:rPr>
        <w:pPrChange w:id="150" w:author="Microsoft account" w:date="2020-09-04T19:33:00Z">
          <w:pPr/>
        </w:pPrChange>
      </w:pPr>
      <w:ins w:id="151" w:author="Microsoft account" w:date="2020-09-04T19:33:00Z">
        <w:r w:rsidRPr="001504FD">
          <w:rPr>
            <w:b/>
            <w:sz w:val="24"/>
            <w:u w:val="single"/>
          </w:rPr>
          <w:t>a) You can draw lines or other geometric shapes on an image.</w:t>
        </w:r>
      </w:ins>
    </w:p>
    <w:p w:rsidR="001504FD" w:rsidRDefault="001504FD" w:rsidP="001504FD">
      <w:pPr>
        <w:ind w:left="360"/>
        <w:rPr>
          <w:ins w:id="152" w:author="Microsoft account" w:date="2020-09-04T19:32:00Z"/>
          <w:b/>
          <w:sz w:val="24"/>
          <w:u w:val="single"/>
        </w:rPr>
        <w:pPrChange w:id="153" w:author="Microsoft account" w:date="2020-09-04T19:31:00Z">
          <w:pPr/>
        </w:pPrChange>
      </w:pPr>
      <w:ins w:id="154" w:author="Microsoft account" w:date="2020-09-04T19:32:00Z">
        <w:r w:rsidRPr="001504FD">
          <w:rPr>
            <w:b/>
            <w:sz w:val="24"/>
            <w:u w:val="single"/>
          </w:rPr>
          <w:lastRenderedPageBreak/>
          <w:drawing>
            <wp:inline distT="0" distB="0" distL="0" distR="0" wp14:anchorId="45309395" wp14:editId="00340F2D">
              <wp:extent cx="5731510" cy="4324350"/>
              <wp:effectExtent l="0" t="0" r="254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324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504FD" w:rsidRDefault="001504FD" w:rsidP="001504FD">
      <w:pPr>
        <w:ind w:left="360"/>
        <w:rPr>
          <w:ins w:id="155" w:author="Microsoft account" w:date="2020-09-04T19:32:00Z"/>
          <w:b/>
          <w:sz w:val="24"/>
          <w:u w:val="single"/>
        </w:rPr>
        <w:pPrChange w:id="156" w:author="Microsoft account" w:date="2020-09-04T19:31:00Z">
          <w:pPr/>
        </w:pPrChange>
      </w:pPr>
    </w:p>
    <w:p w:rsidR="001504FD" w:rsidRDefault="001504FD" w:rsidP="001504FD">
      <w:pPr>
        <w:rPr>
          <w:ins w:id="157" w:author="Microsoft account" w:date="2020-09-04T19:33:00Z"/>
          <w:b/>
          <w:sz w:val="24"/>
          <w:u w:val="single"/>
        </w:rPr>
        <w:pPrChange w:id="158" w:author="Microsoft account" w:date="2020-09-04T19:33:00Z">
          <w:pPr/>
        </w:pPrChange>
      </w:pPr>
      <w:ins w:id="159" w:author="Microsoft account" w:date="2020-09-04T19:33:00Z">
        <w:r w:rsidRPr="001504FD">
          <w:rPr>
            <w:b/>
            <w:sz w:val="24"/>
            <w:u w:val="single"/>
            <w:rPrChange w:id="160" w:author="Microsoft account" w:date="2020-09-04T19:33:00Z">
              <w:rPr/>
            </w:rPrChange>
          </w:rPr>
          <w:t>b)</w:t>
        </w:r>
        <w:r>
          <w:rPr>
            <w:b/>
            <w:sz w:val="24"/>
            <w:u w:val="single"/>
          </w:rPr>
          <w:t xml:space="preserve">  </w:t>
        </w:r>
      </w:ins>
      <w:ins w:id="161" w:author="Microsoft account" w:date="2020-09-04T19:32:00Z">
        <w:r w:rsidRPr="001504FD">
          <w:rPr>
            <w:b/>
            <w:sz w:val="24"/>
            <w:u w:val="single"/>
            <w:rPrChange w:id="162" w:author="Microsoft account" w:date="2020-09-04T19:33:00Z">
              <w:rPr/>
            </w:rPrChange>
          </w:rPr>
          <w:t>Drawing text on an image. Write some text on input image. Use a function in Python to change its font as well</w:t>
        </w:r>
      </w:ins>
    </w:p>
    <w:p w:rsidR="001504FD" w:rsidRDefault="001504FD" w:rsidP="001504FD">
      <w:pPr>
        <w:rPr>
          <w:ins w:id="163" w:author="Microsoft account" w:date="2020-09-04T19:33:00Z"/>
          <w:b/>
          <w:sz w:val="24"/>
          <w:u w:val="single"/>
        </w:rPr>
        <w:pPrChange w:id="164" w:author="Microsoft account" w:date="2020-09-04T19:33:00Z">
          <w:pPr/>
        </w:pPrChange>
      </w:pPr>
      <w:ins w:id="165" w:author="Microsoft account" w:date="2020-09-04T19:33:00Z">
        <w:r w:rsidRPr="001504FD">
          <w:rPr>
            <w:b/>
            <w:sz w:val="24"/>
            <w:u w:val="single"/>
          </w:rPr>
          <w:lastRenderedPageBreak/>
          <w:drawing>
            <wp:inline distT="0" distB="0" distL="0" distR="0" wp14:anchorId="6E35EAC6" wp14:editId="70EDB5D7">
              <wp:extent cx="5731510" cy="3927475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927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504FD" w:rsidRDefault="001504FD" w:rsidP="001504FD">
      <w:pPr>
        <w:rPr>
          <w:ins w:id="166" w:author="Microsoft account" w:date="2020-09-04T19:33:00Z"/>
          <w:b/>
          <w:sz w:val="24"/>
          <w:u w:val="single"/>
        </w:rPr>
        <w:pPrChange w:id="167" w:author="Microsoft account" w:date="2020-09-04T19:33:00Z">
          <w:pPr/>
        </w:pPrChange>
      </w:pPr>
    </w:p>
    <w:p w:rsidR="001504FD" w:rsidRDefault="001504FD" w:rsidP="001504FD">
      <w:pPr>
        <w:pStyle w:val="ListParagraph"/>
        <w:numPr>
          <w:ilvl w:val="0"/>
          <w:numId w:val="1"/>
        </w:numPr>
        <w:rPr>
          <w:ins w:id="168" w:author="Microsoft account" w:date="2020-09-04T19:34:00Z"/>
          <w:b/>
          <w:sz w:val="24"/>
          <w:u w:val="single"/>
        </w:rPr>
        <w:pPrChange w:id="169" w:author="Microsoft account" w:date="2020-09-04T19:34:00Z">
          <w:pPr/>
        </w:pPrChange>
      </w:pPr>
      <w:ins w:id="170" w:author="Microsoft account" w:date="2020-09-04T19:34:00Z">
        <w:r w:rsidRPr="001504FD">
          <w:rPr>
            <w:b/>
            <w:sz w:val="24"/>
            <w:u w:val="single"/>
            <w:rPrChange w:id="171" w:author="Microsoft account" w:date="2020-09-04T19:34:00Z">
              <w:rPr/>
            </w:rPrChange>
          </w:rPr>
          <w:t xml:space="preserve"> R</w:t>
        </w:r>
        <w:proofErr w:type="gramStart"/>
        <w:r w:rsidRPr="001504FD">
          <w:rPr>
            <w:b/>
            <w:sz w:val="24"/>
            <w:u w:val="single"/>
            <w:rPrChange w:id="172" w:author="Microsoft account" w:date="2020-09-04T19:34:00Z">
              <w:rPr/>
            </w:rPrChange>
          </w:rPr>
          <w:t>,G,B</w:t>
        </w:r>
        <w:proofErr w:type="gramEnd"/>
        <w:r w:rsidRPr="001504FD">
          <w:rPr>
            <w:b/>
            <w:sz w:val="24"/>
            <w:u w:val="single"/>
            <w:rPrChange w:id="173" w:author="Microsoft account" w:date="2020-09-04T19:34:00Z">
              <w:rPr/>
            </w:rPrChange>
          </w:rPr>
          <w:t xml:space="preserve"> channels splitting and merging. Read any RGB image as input, split three channels R, G, B and display these channels/matrices as output images. Then, merge the three channels again and display same RGB image.</w:t>
        </w:r>
      </w:ins>
    </w:p>
    <w:p w:rsidR="001504FD" w:rsidRDefault="001504FD" w:rsidP="001504FD">
      <w:pPr>
        <w:ind w:left="360"/>
        <w:rPr>
          <w:ins w:id="174" w:author="Microsoft account" w:date="2020-09-04T19:34:00Z"/>
          <w:b/>
          <w:sz w:val="24"/>
          <w:u w:val="single"/>
        </w:rPr>
        <w:pPrChange w:id="175" w:author="Microsoft account" w:date="2020-09-04T19:34:00Z">
          <w:pPr/>
        </w:pPrChange>
      </w:pPr>
      <w:ins w:id="176" w:author="Microsoft account" w:date="2020-09-04T19:34:00Z">
        <w:r w:rsidRPr="001504FD">
          <w:rPr>
            <w:b/>
            <w:sz w:val="24"/>
            <w:u w:val="single"/>
          </w:rPr>
          <w:lastRenderedPageBreak/>
          <w:drawing>
            <wp:inline distT="0" distB="0" distL="0" distR="0" wp14:anchorId="4FB75DF1" wp14:editId="198135E4">
              <wp:extent cx="4839375" cy="4001058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9375" cy="40010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504FD" w:rsidRDefault="001504FD" w:rsidP="001504FD">
      <w:pPr>
        <w:ind w:left="360"/>
        <w:rPr>
          <w:ins w:id="177" w:author="Microsoft account" w:date="2020-09-04T19:34:00Z"/>
          <w:b/>
          <w:sz w:val="24"/>
          <w:u w:val="single"/>
        </w:rPr>
        <w:pPrChange w:id="178" w:author="Microsoft account" w:date="2020-09-04T19:34:00Z">
          <w:pPr/>
        </w:pPrChange>
      </w:pPr>
      <w:ins w:id="179" w:author="Microsoft account" w:date="2020-09-04T19:34:00Z">
        <w:r w:rsidRPr="001504FD">
          <w:rPr>
            <w:b/>
            <w:sz w:val="24"/>
            <w:u w:val="single"/>
          </w:rPr>
          <w:drawing>
            <wp:inline distT="0" distB="0" distL="0" distR="0" wp14:anchorId="5E70904A" wp14:editId="32599D4D">
              <wp:extent cx="5210902" cy="3315163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10902" cy="33151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504FD" w:rsidRDefault="001504FD" w:rsidP="001504FD">
      <w:pPr>
        <w:ind w:left="360"/>
        <w:rPr>
          <w:ins w:id="180" w:author="Microsoft account" w:date="2020-09-04T19:35:00Z"/>
          <w:b/>
          <w:sz w:val="24"/>
          <w:u w:val="single"/>
        </w:rPr>
        <w:pPrChange w:id="181" w:author="Microsoft account" w:date="2020-09-04T19:34:00Z">
          <w:pPr/>
        </w:pPrChange>
      </w:pPr>
      <w:ins w:id="182" w:author="Microsoft account" w:date="2020-09-04T19:35:00Z">
        <w:r w:rsidRPr="001504FD">
          <w:rPr>
            <w:b/>
            <w:sz w:val="24"/>
            <w:u w:val="single"/>
          </w:rPr>
          <w:lastRenderedPageBreak/>
          <w:drawing>
            <wp:inline distT="0" distB="0" distL="0" distR="0" wp14:anchorId="4DFB2D73" wp14:editId="6316D18B">
              <wp:extent cx="5439534" cy="3238952"/>
              <wp:effectExtent l="0" t="0" r="889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9534" cy="3238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504FD" w:rsidRPr="001504FD" w:rsidRDefault="001504FD" w:rsidP="001504FD">
      <w:pPr>
        <w:ind w:left="360"/>
        <w:rPr>
          <w:b/>
          <w:sz w:val="24"/>
          <w:u w:val="single"/>
          <w:rPrChange w:id="183" w:author="Microsoft account" w:date="2020-09-04T19:34:00Z">
            <w:rPr>
              <w:b/>
              <w:sz w:val="32"/>
              <w:u w:val="single"/>
            </w:rPr>
          </w:rPrChange>
        </w:rPr>
        <w:pPrChange w:id="184" w:author="Microsoft account" w:date="2020-09-04T19:34:00Z">
          <w:pPr/>
        </w:pPrChange>
      </w:pPr>
      <w:ins w:id="185" w:author="Microsoft account" w:date="2020-09-04T19:35:00Z">
        <w:r w:rsidRPr="001504FD">
          <w:rPr>
            <w:b/>
            <w:sz w:val="24"/>
            <w:u w:val="single"/>
          </w:rPr>
          <w:drawing>
            <wp:inline distT="0" distB="0" distL="0" distR="0" wp14:anchorId="40D04DFA" wp14:editId="11CA000E">
              <wp:extent cx="5296639" cy="3219899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6639" cy="3219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Start w:id="186" w:name="_GoBack"/>
      <w:bookmarkEnd w:id="186"/>
    </w:p>
    <w:sectPr w:rsidR="001504FD" w:rsidRPr="00150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E5E9A"/>
    <w:multiLevelType w:val="hybridMultilevel"/>
    <w:tmpl w:val="DE8AE950"/>
    <w:lvl w:ilvl="0" w:tplc="E1D8AA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0EB09FC"/>
    <w:multiLevelType w:val="hybridMultilevel"/>
    <w:tmpl w:val="4F84C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7ead062e09ea21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E3"/>
    <w:rsid w:val="001504FD"/>
    <w:rsid w:val="001E07ED"/>
    <w:rsid w:val="0038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C0441-7B17-49D4-8D9E-80FF2B394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2020-09-04T12:43:00Z</dcterms:created>
  <dcterms:modified xsi:type="dcterms:W3CDTF">2020-09-04T14:05:00Z</dcterms:modified>
</cp:coreProperties>
</file>