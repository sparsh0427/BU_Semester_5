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7611" w:rsidRPr="00BC32AA" w:rsidRDefault="00BC32AA">
      <w:pPr>
        <w:jc w:val="center"/>
        <w:rPr>
          <w:ins w:id="0" w:author="Microsoft account" w:date="2020-09-11T18:18:00Z"/>
          <w:b/>
          <w:sz w:val="36"/>
          <w:u w:val="single"/>
          <w:lang w:val="en-US"/>
          <w:rPrChange w:id="1" w:author="Microsoft account" w:date="2020-09-11T18:18:00Z">
            <w:rPr>
              <w:ins w:id="2" w:author="Microsoft account" w:date="2020-09-11T18:18:00Z"/>
              <w:b/>
              <w:u w:val="single"/>
              <w:lang w:val="en-US"/>
            </w:rPr>
          </w:rPrChange>
        </w:rPr>
        <w:pPrChange w:id="3" w:author="Microsoft account" w:date="2020-09-11T18:18:00Z">
          <w:pPr/>
        </w:pPrChange>
      </w:pPr>
      <w:r w:rsidRPr="00BC32AA">
        <w:rPr>
          <w:b/>
          <w:sz w:val="36"/>
          <w:u w:val="single"/>
          <w:lang w:val="en-US"/>
          <w:rPrChange w:id="4" w:author="Microsoft account" w:date="2020-09-11T18:18:00Z">
            <w:rPr>
              <w:b/>
              <w:u w:val="single"/>
              <w:lang w:val="en-US"/>
            </w:rPr>
          </w:rPrChange>
        </w:rPr>
        <w:t xml:space="preserve">LAB ASSIGNMENT 4 </w:t>
      </w:r>
      <w:del w:id="5" w:author="Microsoft account" w:date="2020-09-15T10:55:00Z">
        <w:r w:rsidRPr="00BC32AA" w:rsidDel="00B86B61">
          <w:rPr>
            <w:b/>
            <w:sz w:val="36"/>
            <w:u w:val="single"/>
            <w:lang w:val="en-US"/>
            <w:rPrChange w:id="6" w:author="Microsoft account" w:date="2020-09-11T18:18:00Z">
              <w:rPr>
                <w:b/>
                <w:u w:val="single"/>
                <w:lang w:val="en-US"/>
              </w:rPr>
            </w:rPrChange>
          </w:rPr>
          <w:delText>– LAB HOURS</w:delText>
        </w:r>
      </w:del>
    </w:p>
    <w:p w:rsidR="00BC32AA" w:rsidRDefault="00BC32AA">
      <w:pPr>
        <w:rPr>
          <w:ins w:id="7" w:author="Microsoft account" w:date="2020-09-11T18:18:00Z"/>
          <w:b/>
          <w:u w:val="single"/>
          <w:lang w:val="en-US"/>
        </w:rPr>
      </w:pPr>
    </w:p>
    <w:p w:rsidR="00BC32AA" w:rsidRDefault="00BC32AA">
      <w:pPr>
        <w:pStyle w:val="ListParagraph"/>
        <w:numPr>
          <w:ilvl w:val="0"/>
          <w:numId w:val="1"/>
        </w:numPr>
        <w:rPr>
          <w:ins w:id="8" w:author="Microsoft account" w:date="2020-09-11T18:18:00Z"/>
        </w:rPr>
        <w:pPrChange w:id="9" w:author="Microsoft account" w:date="2020-09-11T18:18:00Z">
          <w:pPr/>
        </w:pPrChange>
      </w:pPr>
      <w:ins w:id="10" w:author="Microsoft account" w:date="2020-09-11T18:18:00Z">
        <w:r>
          <w:t>Image Quantization (Uniform):</w:t>
        </w:r>
      </w:ins>
    </w:p>
    <w:p w:rsidR="00BC32AA" w:rsidRDefault="00BC32AA">
      <w:pPr>
        <w:pStyle w:val="ListParagraph"/>
        <w:rPr>
          <w:ins w:id="11" w:author="Microsoft account" w:date="2020-09-11T18:21:00Z"/>
          <w:b/>
          <w:u w:val="single"/>
          <w:lang w:val="en-US"/>
        </w:rPr>
        <w:pPrChange w:id="12" w:author="Microsoft account" w:date="2020-09-11T18:18:00Z">
          <w:pPr/>
        </w:pPrChange>
      </w:pPr>
      <w:ins w:id="13" w:author="Microsoft account" w:date="2020-09-11T18:21:00Z">
        <w:r w:rsidRPr="00BC32AA">
          <w:rPr>
            <w:b/>
            <w:noProof/>
            <w:u w:val="single"/>
            <w:lang w:eastAsia="en-IN"/>
            <w:rPrChange w:id="14" w:author="Unknown">
              <w:rPr>
                <w:noProof/>
                <w:lang w:eastAsia="en-IN"/>
              </w:rPr>
            </w:rPrChange>
          </w:rPr>
          <w:drawing>
            <wp:inline distT="0" distB="0" distL="0" distR="0" wp14:anchorId="5E739A9B" wp14:editId="555A800E">
              <wp:extent cx="3896269" cy="555385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96269" cy="5553850"/>
                      </a:xfrm>
                      <a:prstGeom prst="rect">
                        <a:avLst/>
                      </a:prstGeom>
                    </pic:spPr>
                  </pic:pic>
                </a:graphicData>
              </a:graphic>
            </wp:inline>
          </w:drawing>
        </w:r>
      </w:ins>
    </w:p>
    <w:p w:rsidR="00BC32AA" w:rsidRDefault="00BC32AA">
      <w:pPr>
        <w:pStyle w:val="ListParagraph"/>
        <w:rPr>
          <w:ins w:id="15" w:author="Microsoft account" w:date="2020-09-11T18:21:00Z"/>
          <w:b/>
          <w:u w:val="single"/>
          <w:lang w:val="en-US"/>
        </w:rPr>
        <w:pPrChange w:id="16" w:author="Microsoft account" w:date="2020-09-11T18:18:00Z">
          <w:pPr/>
        </w:pPrChange>
      </w:pPr>
      <w:ins w:id="17" w:author="Microsoft account" w:date="2020-09-11T18:21:00Z">
        <w:r w:rsidRPr="00BC32AA">
          <w:rPr>
            <w:b/>
            <w:noProof/>
            <w:u w:val="single"/>
            <w:lang w:eastAsia="en-IN"/>
            <w:rPrChange w:id="18" w:author="Unknown">
              <w:rPr>
                <w:noProof/>
                <w:lang w:eastAsia="en-IN"/>
              </w:rPr>
            </w:rPrChange>
          </w:rPr>
          <w:lastRenderedPageBreak/>
          <w:drawing>
            <wp:inline distT="0" distB="0" distL="0" distR="0" wp14:anchorId="418986C4" wp14:editId="0BCBA4FF">
              <wp:extent cx="1991003" cy="657316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91003" cy="6573167"/>
                      </a:xfrm>
                      <a:prstGeom prst="rect">
                        <a:avLst/>
                      </a:prstGeom>
                    </pic:spPr>
                  </pic:pic>
                </a:graphicData>
              </a:graphic>
            </wp:inline>
          </w:drawing>
        </w:r>
      </w:ins>
    </w:p>
    <w:p w:rsidR="00BC32AA" w:rsidRDefault="00BC32AA">
      <w:pPr>
        <w:pStyle w:val="ListParagraph"/>
        <w:rPr>
          <w:ins w:id="19" w:author="Microsoft account" w:date="2020-09-11T18:21:00Z"/>
          <w:b/>
          <w:u w:val="single"/>
          <w:lang w:val="en-US"/>
        </w:rPr>
        <w:pPrChange w:id="20" w:author="Microsoft account" w:date="2020-09-11T18:18:00Z">
          <w:pPr/>
        </w:pPrChange>
      </w:pPr>
    </w:p>
    <w:p w:rsidR="00BC32AA" w:rsidRDefault="00BC32AA">
      <w:pPr>
        <w:pStyle w:val="ListParagraph"/>
        <w:rPr>
          <w:ins w:id="21" w:author="Microsoft account" w:date="2020-09-11T18:22:00Z"/>
          <w:b/>
          <w:u w:val="single"/>
          <w:lang w:val="en-US"/>
        </w:rPr>
        <w:pPrChange w:id="22" w:author="Microsoft account" w:date="2020-09-11T18:18:00Z">
          <w:pPr/>
        </w:pPrChange>
      </w:pPr>
      <w:ins w:id="23" w:author="Microsoft account" w:date="2020-09-11T18:21:00Z">
        <w:r w:rsidRPr="00BC32AA">
          <w:rPr>
            <w:b/>
            <w:noProof/>
            <w:u w:val="single"/>
            <w:lang w:eastAsia="en-IN"/>
            <w:rPrChange w:id="24" w:author="Unknown">
              <w:rPr>
                <w:noProof/>
                <w:lang w:eastAsia="en-IN"/>
              </w:rPr>
            </w:rPrChange>
          </w:rPr>
          <w:lastRenderedPageBreak/>
          <w:drawing>
            <wp:inline distT="0" distB="0" distL="0" distR="0" wp14:anchorId="5D21B81A" wp14:editId="7746E45F">
              <wp:extent cx="5731510" cy="60153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015355"/>
                      </a:xfrm>
                      <a:prstGeom prst="rect">
                        <a:avLst/>
                      </a:prstGeom>
                    </pic:spPr>
                  </pic:pic>
                </a:graphicData>
              </a:graphic>
            </wp:inline>
          </w:drawing>
        </w:r>
      </w:ins>
    </w:p>
    <w:p w:rsidR="00BC32AA" w:rsidRDefault="00BC32AA">
      <w:pPr>
        <w:pStyle w:val="ListParagraph"/>
        <w:rPr>
          <w:ins w:id="25" w:author="Microsoft account" w:date="2020-09-11T18:22:00Z"/>
          <w:b/>
          <w:u w:val="single"/>
          <w:lang w:val="en-US"/>
        </w:rPr>
        <w:pPrChange w:id="26" w:author="Microsoft account" w:date="2020-09-11T18:18:00Z">
          <w:pPr/>
        </w:pPrChange>
      </w:pPr>
    </w:p>
    <w:p w:rsidR="00BC32AA" w:rsidRDefault="00BC32AA">
      <w:pPr>
        <w:pStyle w:val="ListParagraph"/>
        <w:rPr>
          <w:ins w:id="27" w:author="Microsoft account" w:date="2020-09-11T18:22:00Z"/>
          <w:b/>
          <w:u w:val="single"/>
          <w:lang w:val="en-US"/>
        </w:rPr>
        <w:pPrChange w:id="28" w:author="Microsoft account" w:date="2020-09-11T18:18:00Z">
          <w:pPr/>
        </w:pPrChange>
      </w:pPr>
    </w:p>
    <w:p w:rsidR="00BC32AA" w:rsidRDefault="00BC32AA">
      <w:pPr>
        <w:pStyle w:val="ListParagraph"/>
        <w:rPr>
          <w:ins w:id="29" w:author="Microsoft account" w:date="2020-09-11T18:22:00Z"/>
          <w:b/>
          <w:u w:val="single"/>
          <w:lang w:val="en-US"/>
        </w:rPr>
        <w:pPrChange w:id="30" w:author="Microsoft account" w:date="2020-09-11T18:18:00Z">
          <w:pPr/>
        </w:pPrChange>
      </w:pPr>
    </w:p>
    <w:p w:rsidR="00BC32AA" w:rsidRDefault="00BC32AA">
      <w:pPr>
        <w:pStyle w:val="ListParagraph"/>
        <w:rPr>
          <w:ins w:id="31" w:author="Microsoft account" w:date="2020-09-11T18:22:00Z"/>
          <w:b/>
          <w:u w:val="single"/>
          <w:lang w:val="en-US"/>
        </w:rPr>
        <w:pPrChange w:id="32" w:author="Microsoft account" w:date="2020-09-11T18:18:00Z">
          <w:pPr/>
        </w:pPrChange>
      </w:pPr>
      <w:ins w:id="33" w:author="Microsoft account" w:date="2020-09-11T18:22:00Z">
        <w:r w:rsidRPr="00BC32AA">
          <w:rPr>
            <w:b/>
            <w:noProof/>
            <w:u w:val="single"/>
            <w:lang w:eastAsia="en-IN"/>
            <w:rPrChange w:id="34" w:author="Unknown">
              <w:rPr>
                <w:noProof/>
                <w:lang w:eastAsia="en-IN"/>
              </w:rPr>
            </w:rPrChange>
          </w:rPr>
          <w:drawing>
            <wp:inline distT="0" distB="0" distL="0" distR="0" wp14:anchorId="10DA880E" wp14:editId="6DD409B6">
              <wp:extent cx="5731510" cy="15836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83690"/>
                      </a:xfrm>
                      <a:prstGeom prst="rect">
                        <a:avLst/>
                      </a:prstGeom>
                    </pic:spPr>
                  </pic:pic>
                </a:graphicData>
              </a:graphic>
            </wp:inline>
          </w:drawing>
        </w:r>
      </w:ins>
    </w:p>
    <w:p w:rsidR="00BC32AA" w:rsidRDefault="00BC32AA">
      <w:pPr>
        <w:pStyle w:val="ListParagraph"/>
        <w:rPr>
          <w:ins w:id="35" w:author="Microsoft account" w:date="2020-09-11T18:22:00Z"/>
          <w:b/>
          <w:u w:val="single"/>
          <w:lang w:val="en-US"/>
        </w:rPr>
        <w:pPrChange w:id="36" w:author="Microsoft account" w:date="2020-09-11T18:18:00Z">
          <w:pPr/>
        </w:pPrChange>
      </w:pPr>
    </w:p>
    <w:p w:rsidR="00BC32AA" w:rsidRDefault="00BC32AA">
      <w:pPr>
        <w:rPr>
          <w:ins w:id="37" w:author="Microsoft account" w:date="2020-09-11T18:22:00Z"/>
          <w:b/>
          <w:sz w:val="40"/>
          <w:u w:val="single"/>
        </w:rPr>
      </w:pPr>
      <w:ins w:id="38" w:author="Microsoft account" w:date="2020-09-11T18:22:00Z">
        <w:r>
          <w:rPr>
            <w:b/>
            <w:sz w:val="40"/>
            <w:u w:val="single"/>
          </w:rPr>
          <w:t xml:space="preserve"> </w:t>
        </w:r>
      </w:ins>
    </w:p>
    <w:p w:rsidR="00BC32AA" w:rsidRDefault="00BC32AA">
      <w:pPr>
        <w:rPr>
          <w:ins w:id="39" w:author="Microsoft account" w:date="2020-09-11T18:22:00Z"/>
          <w:b/>
          <w:sz w:val="40"/>
          <w:u w:val="single"/>
        </w:rPr>
      </w:pPr>
      <w:ins w:id="40" w:author="Microsoft account" w:date="2020-09-11T18:22:00Z">
        <w:r>
          <w:rPr>
            <w:b/>
            <w:sz w:val="40"/>
            <w:u w:val="single"/>
          </w:rPr>
          <w:lastRenderedPageBreak/>
          <w:t xml:space="preserve">Q2 - </w:t>
        </w:r>
        <w:r w:rsidRPr="00BC32AA">
          <w:rPr>
            <w:b/>
            <w:sz w:val="40"/>
            <w:u w:val="single"/>
            <w:rPrChange w:id="41" w:author="Microsoft account" w:date="2020-09-11T18:22:00Z">
              <w:rPr/>
            </w:rPrChange>
          </w:rPr>
          <w:t>Distance Measures:</w:t>
        </w:r>
      </w:ins>
    </w:p>
    <w:p w:rsidR="00BC32AA" w:rsidRDefault="00BC32AA">
      <w:pPr>
        <w:rPr>
          <w:ins w:id="42" w:author="Microsoft account" w:date="2020-09-11T18:23:00Z"/>
          <w:b/>
          <w:sz w:val="40"/>
          <w:u w:val="single"/>
        </w:rPr>
      </w:pPr>
      <w:ins w:id="43" w:author="Microsoft account" w:date="2020-09-11T18:23:00Z">
        <w:r w:rsidRPr="00BC32AA">
          <w:rPr>
            <w:b/>
            <w:noProof/>
            <w:sz w:val="40"/>
            <w:u w:val="single"/>
            <w:lang w:eastAsia="en-IN"/>
            <w:rPrChange w:id="44" w:author="Unknown">
              <w:rPr>
                <w:noProof/>
                <w:lang w:eastAsia="en-IN"/>
              </w:rPr>
            </w:rPrChange>
          </w:rPr>
          <w:drawing>
            <wp:inline distT="0" distB="0" distL="0" distR="0" wp14:anchorId="60568D5A" wp14:editId="1C7B2A4D">
              <wp:extent cx="4439270" cy="4077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4077269"/>
                      </a:xfrm>
                      <a:prstGeom prst="rect">
                        <a:avLst/>
                      </a:prstGeom>
                    </pic:spPr>
                  </pic:pic>
                </a:graphicData>
              </a:graphic>
            </wp:inline>
          </w:drawing>
        </w:r>
      </w:ins>
    </w:p>
    <w:p w:rsidR="00BC32AA" w:rsidRDefault="00BC32AA">
      <w:pPr>
        <w:rPr>
          <w:ins w:id="45" w:author="Microsoft account" w:date="2020-09-11T18:22:00Z"/>
          <w:b/>
          <w:sz w:val="40"/>
          <w:u w:val="single"/>
        </w:rPr>
      </w:pPr>
      <w:ins w:id="46" w:author="Microsoft account" w:date="2020-09-11T18:23:00Z">
        <w:r w:rsidRPr="00BC32AA">
          <w:rPr>
            <w:b/>
            <w:noProof/>
            <w:sz w:val="40"/>
            <w:u w:val="single"/>
            <w:lang w:eastAsia="en-IN"/>
            <w:rPrChange w:id="47" w:author="Unknown">
              <w:rPr>
                <w:noProof/>
                <w:lang w:eastAsia="en-IN"/>
              </w:rPr>
            </w:rPrChange>
          </w:rPr>
          <w:lastRenderedPageBreak/>
          <w:drawing>
            <wp:inline distT="0" distB="0" distL="0" distR="0" wp14:anchorId="127A128C" wp14:editId="2125B9AB">
              <wp:extent cx="5731510" cy="62268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226810"/>
                      </a:xfrm>
                      <a:prstGeom prst="rect">
                        <a:avLst/>
                      </a:prstGeom>
                    </pic:spPr>
                  </pic:pic>
                </a:graphicData>
              </a:graphic>
            </wp:inline>
          </w:drawing>
        </w:r>
      </w:ins>
    </w:p>
    <w:p w:rsidR="00BC32AA" w:rsidRDefault="00BC32AA">
      <w:pPr>
        <w:rPr>
          <w:ins w:id="48" w:author="Microsoft account" w:date="2020-09-11T18:22:00Z"/>
          <w:b/>
          <w:sz w:val="40"/>
          <w:u w:val="single"/>
        </w:rPr>
      </w:pPr>
    </w:p>
    <w:p w:rsidR="00BC32AA" w:rsidRDefault="009B6B5C">
      <w:pPr>
        <w:ind w:left="360"/>
        <w:rPr>
          <w:ins w:id="49" w:author="Microsoft account" w:date="2020-09-15T10:56:00Z"/>
          <w:b/>
          <w:sz w:val="40"/>
          <w:u w:val="single"/>
        </w:rPr>
        <w:pPrChange w:id="50" w:author="Microsoft account" w:date="2020-09-11T18:22:00Z">
          <w:pPr/>
        </w:pPrChange>
      </w:pPr>
      <w:ins w:id="51" w:author="Microsoft account" w:date="2020-09-15T10:56:00Z">
        <w:r>
          <w:rPr>
            <w:b/>
            <w:sz w:val="40"/>
            <w:u w:val="single"/>
          </w:rPr>
          <w:t xml:space="preserve">Q3 – </w:t>
        </w:r>
      </w:ins>
      <w:ins w:id="52" w:author="Microsoft account" w:date="2020-09-15T10:57:00Z">
        <w:r>
          <w:rPr>
            <w:rFonts w:eastAsia="Times New Roman" w:cstheme="minorHAnsi"/>
            <w:sz w:val="24"/>
            <w:szCs w:val="24"/>
            <w:lang w:eastAsia="en-IN"/>
          </w:rPr>
          <w:t>Write a program to implement spatial domain averaging filter and to observe its blurring effect on the image without using inbuilt functions. Study the effect of applying mean filters of 3x3 5x5, 7x7 on images and compare results.</w:t>
        </w:r>
      </w:ins>
    </w:p>
    <w:p w:rsidR="009B6B5C" w:rsidRDefault="009B6B5C">
      <w:pPr>
        <w:ind w:left="360"/>
        <w:rPr>
          <w:ins w:id="53" w:author="Microsoft account" w:date="2020-09-15T10:56:00Z"/>
          <w:b/>
          <w:sz w:val="40"/>
          <w:u w:val="single"/>
        </w:rPr>
        <w:pPrChange w:id="54" w:author="Microsoft account" w:date="2020-09-11T18:22:00Z">
          <w:pPr/>
        </w:pPrChange>
      </w:pPr>
    </w:p>
    <w:p w:rsidR="009B6B5C" w:rsidRDefault="009B6B5C">
      <w:pPr>
        <w:ind w:left="360"/>
        <w:rPr>
          <w:ins w:id="55" w:author="Microsoft account" w:date="2020-09-15T10:57:00Z"/>
          <w:b/>
          <w:sz w:val="40"/>
          <w:u w:val="single"/>
        </w:rPr>
        <w:pPrChange w:id="56" w:author="Microsoft account" w:date="2020-09-11T18:22:00Z">
          <w:pPr/>
        </w:pPrChange>
      </w:pPr>
      <w:ins w:id="57" w:author="Microsoft account" w:date="2020-09-15T10:56:00Z">
        <w:r w:rsidRPr="009B6B5C">
          <w:rPr>
            <w:b/>
            <w:sz w:val="40"/>
            <w:u w:val="single"/>
          </w:rPr>
          <w:lastRenderedPageBreak/>
          <w:drawing>
            <wp:inline distT="0" distB="0" distL="0" distR="0" wp14:anchorId="4F7077E2" wp14:editId="4A7A3229">
              <wp:extent cx="5731510" cy="3939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39540"/>
                      </a:xfrm>
                      <a:prstGeom prst="rect">
                        <a:avLst/>
                      </a:prstGeom>
                    </pic:spPr>
                  </pic:pic>
                </a:graphicData>
              </a:graphic>
            </wp:inline>
          </w:drawing>
        </w:r>
      </w:ins>
    </w:p>
    <w:p w:rsidR="009B6B5C" w:rsidRDefault="009B6B5C">
      <w:pPr>
        <w:ind w:left="360"/>
        <w:rPr>
          <w:ins w:id="58" w:author="Microsoft account" w:date="2020-09-15T10:57:00Z"/>
          <w:b/>
          <w:sz w:val="40"/>
          <w:u w:val="single"/>
        </w:rPr>
        <w:pPrChange w:id="59" w:author="Microsoft account" w:date="2020-09-11T18:22:00Z">
          <w:pPr/>
        </w:pPrChange>
      </w:pPr>
      <w:ins w:id="60" w:author="Microsoft account" w:date="2020-09-15T10:57:00Z">
        <w:r w:rsidRPr="009B6B5C">
          <w:rPr>
            <w:b/>
            <w:sz w:val="40"/>
            <w:u w:val="single"/>
          </w:rPr>
          <w:drawing>
            <wp:inline distT="0" distB="0" distL="0" distR="0" wp14:anchorId="0E7D3884" wp14:editId="28B55936">
              <wp:extent cx="5731510" cy="34607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60750"/>
                      </a:xfrm>
                      <a:prstGeom prst="rect">
                        <a:avLst/>
                      </a:prstGeom>
                    </pic:spPr>
                  </pic:pic>
                </a:graphicData>
              </a:graphic>
            </wp:inline>
          </w:drawing>
        </w:r>
      </w:ins>
    </w:p>
    <w:p w:rsidR="009B6B5C" w:rsidRDefault="009B6B5C">
      <w:pPr>
        <w:ind w:left="360"/>
        <w:rPr>
          <w:ins w:id="61" w:author="Microsoft account" w:date="2020-09-15T10:57:00Z"/>
          <w:b/>
          <w:sz w:val="40"/>
          <w:u w:val="single"/>
        </w:rPr>
        <w:pPrChange w:id="62" w:author="Microsoft account" w:date="2020-09-11T18:22:00Z">
          <w:pPr/>
        </w:pPrChange>
      </w:pPr>
      <w:ins w:id="63" w:author="Microsoft account" w:date="2020-09-15T10:57:00Z">
        <w:r w:rsidRPr="009B6B5C">
          <w:rPr>
            <w:b/>
            <w:sz w:val="40"/>
            <w:u w:val="single"/>
          </w:rPr>
          <w:lastRenderedPageBreak/>
          <w:drawing>
            <wp:inline distT="0" distB="0" distL="0" distR="0" wp14:anchorId="4AB9F87E" wp14:editId="4FB58275">
              <wp:extent cx="5731510" cy="35032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03295"/>
                      </a:xfrm>
                      <a:prstGeom prst="rect">
                        <a:avLst/>
                      </a:prstGeom>
                    </pic:spPr>
                  </pic:pic>
                </a:graphicData>
              </a:graphic>
            </wp:inline>
          </w:drawing>
        </w:r>
      </w:ins>
    </w:p>
    <w:p w:rsidR="009B6B5C" w:rsidRDefault="009B6B5C">
      <w:pPr>
        <w:ind w:left="360"/>
        <w:rPr>
          <w:ins w:id="64" w:author="Microsoft account" w:date="2020-09-15T10:58:00Z"/>
          <w:b/>
          <w:sz w:val="40"/>
          <w:u w:val="single"/>
        </w:rPr>
        <w:pPrChange w:id="65" w:author="Microsoft account" w:date="2020-09-11T18:22:00Z">
          <w:pPr/>
        </w:pPrChange>
      </w:pPr>
      <w:ins w:id="66" w:author="Microsoft account" w:date="2020-09-15T10:58:00Z">
        <w:r w:rsidRPr="009B6B5C">
          <w:rPr>
            <w:b/>
            <w:sz w:val="40"/>
            <w:u w:val="single"/>
          </w:rPr>
          <w:drawing>
            <wp:inline distT="0" distB="0" distL="0" distR="0" wp14:anchorId="1B6F9346" wp14:editId="37452FFB">
              <wp:extent cx="5731510" cy="38214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21430"/>
                      </a:xfrm>
                      <a:prstGeom prst="rect">
                        <a:avLst/>
                      </a:prstGeom>
                    </pic:spPr>
                  </pic:pic>
                </a:graphicData>
              </a:graphic>
            </wp:inline>
          </w:drawing>
        </w:r>
      </w:ins>
    </w:p>
    <w:p w:rsidR="009B6B5C" w:rsidRDefault="009B6B5C">
      <w:pPr>
        <w:ind w:left="360"/>
        <w:rPr>
          <w:ins w:id="67" w:author="Microsoft account" w:date="2020-09-15T10:58:00Z"/>
          <w:b/>
          <w:sz w:val="40"/>
          <w:u w:val="single"/>
        </w:rPr>
        <w:pPrChange w:id="68" w:author="Microsoft account" w:date="2020-09-11T18:22:00Z">
          <w:pPr/>
        </w:pPrChange>
      </w:pPr>
      <w:ins w:id="69" w:author="Microsoft account" w:date="2020-09-15T10:58:00Z">
        <w:r w:rsidRPr="009B6B5C">
          <w:rPr>
            <w:b/>
            <w:sz w:val="40"/>
            <w:u w:val="single"/>
          </w:rPr>
          <w:lastRenderedPageBreak/>
          <w:drawing>
            <wp:inline distT="0" distB="0" distL="0" distR="0" wp14:anchorId="775A1D2A" wp14:editId="737AE810">
              <wp:extent cx="5731510" cy="3600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00450"/>
                      </a:xfrm>
                      <a:prstGeom prst="rect">
                        <a:avLst/>
                      </a:prstGeom>
                    </pic:spPr>
                  </pic:pic>
                </a:graphicData>
              </a:graphic>
            </wp:inline>
          </w:drawing>
        </w:r>
      </w:ins>
    </w:p>
    <w:p w:rsidR="009B6B5C" w:rsidRPr="00BC32AA" w:rsidRDefault="009B6B5C">
      <w:pPr>
        <w:ind w:left="360"/>
        <w:rPr>
          <w:b/>
          <w:sz w:val="40"/>
          <w:u w:val="single"/>
          <w:rPrChange w:id="70" w:author="Microsoft account" w:date="2020-09-11T18:22:00Z">
            <w:rPr>
              <w:lang w:val="en-US"/>
            </w:rPr>
          </w:rPrChange>
        </w:rPr>
        <w:pPrChange w:id="71" w:author="Microsoft account" w:date="2020-09-11T18:22:00Z">
          <w:pPr/>
        </w:pPrChange>
      </w:pPr>
      <w:ins w:id="72" w:author="Microsoft account" w:date="2020-09-15T10:58:00Z">
        <w:r w:rsidRPr="009B6B5C">
          <w:rPr>
            <w:b/>
            <w:sz w:val="40"/>
            <w:u w:val="single"/>
          </w:rPr>
          <w:drawing>
            <wp:inline distT="0" distB="0" distL="0" distR="0" wp14:anchorId="525589B2" wp14:editId="5DFDE408">
              <wp:extent cx="5731510" cy="3329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29940"/>
                      </a:xfrm>
                      <a:prstGeom prst="rect">
                        <a:avLst/>
                      </a:prstGeom>
                    </pic:spPr>
                  </pic:pic>
                </a:graphicData>
              </a:graphic>
            </wp:inline>
          </w:drawing>
        </w:r>
      </w:ins>
      <w:bookmarkStart w:id="73" w:name="_GoBack"/>
      <w:bookmarkEnd w:id="73"/>
    </w:p>
    <w:sectPr w:rsidR="009B6B5C" w:rsidRPr="00BC32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2160A"/>
    <w:multiLevelType w:val="hybridMultilevel"/>
    <w:tmpl w:val="477CBF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7ead062e09ea21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2AA"/>
    <w:rsid w:val="009B6B5C"/>
    <w:rsid w:val="00B86B61"/>
    <w:rsid w:val="00BC32AA"/>
    <w:rsid w:val="00C37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532EAB-C00C-456C-A1F9-2BF8D7B7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2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52</Words>
  <Characters>301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2020-09-11T12:48:00Z</dcterms:created>
  <dcterms:modified xsi:type="dcterms:W3CDTF">2020-09-15T05:28:00Z</dcterms:modified>
</cp:coreProperties>
</file>